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84BB" w14:textId="77777777" w:rsidR="004042D2" w:rsidRPr="004042D2" w:rsidRDefault="004042D2" w:rsidP="004042D2">
      <w:pPr>
        <w:jc w:val="center"/>
        <w:rPr>
          <w:ins w:id="0" w:author="Ankita Sahu" w:date="2026-10-16T22:34:00Z"/>
          <w:sz w:val="40"/>
          <w:szCs w:val="40"/>
          <w:rPrChange w:id="1" w:author="Ankita Sahu" w:date="2026-10-16T22:35:00Z" w16du:dateUtc="2026-10-16T17:05:00Z">
            <w:rPr>
              <w:ins w:id="2" w:author="Ankita Sahu" w:date="2026-10-16T22:34:00Z"/>
              <w:b/>
              <w:bCs/>
            </w:rPr>
          </w:rPrChange>
        </w:rPr>
        <w:pPrChange w:id="3" w:author="Ankita Sahu" w:date="2026-10-16T22:35:00Z" w16du:dateUtc="2026-10-16T17:05:00Z">
          <w:pPr/>
        </w:pPrChange>
      </w:pPr>
      <w:ins w:id="4" w:author="Ankita Sahu" w:date="2026-10-16T22:34:00Z">
        <w:r w:rsidRPr="004042D2">
          <w:rPr>
            <w:sz w:val="40"/>
            <w:szCs w:val="40"/>
            <w:rPrChange w:id="5" w:author="Ankita Sahu" w:date="2026-10-16T22:35:00Z" w16du:dateUtc="2026-10-16T17:05:00Z">
              <w:rPr>
                <w:b/>
                <w:bCs/>
              </w:rPr>
            </w:rPrChange>
          </w:rPr>
          <w:t>DATA GATHERING, CLEANING AND PREPROCESSING</w:t>
        </w:r>
      </w:ins>
    </w:p>
    <w:p w14:paraId="3DF7E5C2" w14:textId="77777777" w:rsidR="004042D2" w:rsidRPr="00AC08EE" w:rsidRDefault="004042D2" w:rsidP="004042D2">
      <w:pPr>
        <w:rPr>
          <w:ins w:id="6" w:author="Ankita Sahu" w:date="2026-10-16T22:34:00Z"/>
          <w:b/>
          <w:bCs/>
          <w:sz w:val="28"/>
          <w:szCs w:val="28"/>
          <w:rPrChange w:id="7" w:author="Ankita Sahu" w:date="2026-10-16T22:36:00Z" w16du:dateUtc="2026-10-16T17:06:00Z">
            <w:rPr>
              <w:ins w:id="8" w:author="Ankita Sahu" w:date="2026-10-16T22:34:00Z"/>
            </w:rPr>
          </w:rPrChange>
        </w:rPr>
      </w:pPr>
      <w:ins w:id="9" w:author="Ankita Sahu" w:date="2026-10-16T22:34:00Z">
        <w:r w:rsidRPr="00AC08EE">
          <w:rPr>
            <w:b/>
            <w:bCs/>
            <w:sz w:val="28"/>
            <w:szCs w:val="28"/>
            <w:rPrChange w:id="10" w:author="Ankita Sahu" w:date="2026-10-16T22:36:00Z" w16du:dateUtc="2026-10-16T17:06:00Z">
              <w:rPr>
                <w:b/>
                <w:bCs/>
              </w:rPr>
            </w:rPrChange>
          </w:rPr>
          <w:t>Internship:</w:t>
        </w:r>
        <w:r w:rsidRPr="00AC08EE">
          <w:rPr>
            <w:b/>
            <w:bCs/>
            <w:sz w:val="28"/>
            <w:szCs w:val="28"/>
            <w:rPrChange w:id="11" w:author="Ankita Sahu" w:date="2026-10-16T22:36:00Z" w16du:dateUtc="2026-10-16T17:06:00Z">
              <w:rPr/>
            </w:rPrChange>
          </w:rPr>
          <w:t xml:space="preserve"> Junior Data Scientist Internship</w:t>
        </w:r>
        <w:r w:rsidRPr="00AC08EE">
          <w:rPr>
            <w:b/>
            <w:bCs/>
            <w:sz w:val="28"/>
            <w:szCs w:val="28"/>
            <w:rPrChange w:id="12" w:author="Ankita Sahu" w:date="2026-10-16T22:36:00Z" w16du:dateUtc="2026-10-16T17:06:00Z">
              <w:rPr/>
            </w:rPrChange>
          </w:rPr>
          <w:br/>
        </w:r>
        <w:r w:rsidRPr="00AC08EE">
          <w:rPr>
            <w:b/>
            <w:bCs/>
            <w:sz w:val="28"/>
            <w:szCs w:val="28"/>
            <w:rPrChange w:id="13" w:author="Ankita Sahu" w:date="2026-10-16T22:36:00Z" w16du:dateUtc="2026-10-16T17:06:00Z">
              <w:rPr>
                <w:b/>
                <w:bCs/>
              </w:rPr>
            </w:rPrChange>
          </w:rPr>
          <w:t>Project:</w:t>
        </w:r>
        <w:r w:rsidRPr="00AC08EE">
          <w:rPr>
            <w:b/>
            <w:bCs/>
            <w:sz w:val="28"/>
            <w:szCs w:val="28"/>
            <w:rPrChange w:id="14" w:author="Ankita Sahu" w:date="2026-10-16T22:36:00Z" w16du:dateUtc="2026-10-16T17:06:00Z">
              <w:rPr/>
            </w:rPrChange>
          </w:rPr>
          <w:t xml:space="preserve"> Titanic Dataset Data Cleaning</w:t>
        </w:r>
        <w:r w:rsidRPr="00AC08EE">
          <w:rPr>
            <w:b/>
            <w:bCs/>
            <w:sz w:val="28"/>
            <w:szCs w:val="28"/>
            <w:rPrChange w:id="15" w:author="Ankita Sahu" w:date="2026-10-16T22:36:00Z" w16du:dateUtc="2026-10-16T17:06:00Z">
              <w:rPr/>
            </w:rPrChange>
          </w:rPr>
          <w:br/>
        </w:r>
        <w:r w:rsidRPr="00AC08EE">
          <w:rPr>
            <w:b/>
            <w:bCs/>
            <w:sz w:val="28"/>
            <w:szCs w:val="28"/>
            <w:rPrChange w:id="16" w:author="Ankita Sahu" w:date="2026-10-16T22:36:00Z" w16du:dateUtc="2026-10-16T17:06:00Z">
              <w:rPr>
                <w:b/>
                <w:bCs/>
              </w:rPr>
            </w:rPrChange>
          </w:rPr>
          <w:t>Week:</w:t>
        </w:r>
        <w:r w:rsidRPr="00AC08EE">
          <w:rPr>
            <w:b/>
            <w:bCs/>
            <w:sz w:val="28"/>
            <w:szCs w:val="28"/>
            <w:rPrChange w:id="17" w:author="Ankita Sahu" w:date="2026-10-16T22:36:00Z" w16du:dateUtc="2026-10-16T17:06:00Z">
              <w:rPr/>
            </w:rPrChange>
          </w:rPr>
          <w:t xml:space="preserve"> Week 1</w:t>
        </w:r>
        <w:r w:rsidRPr="00AC08EE">
          <w:rPr>
            <w:b/>
            <w:bCs/>
            <w:sz w:val="28"/>
            <w:szCs w:val="28"/>
            <w:rPrChange w:id="18" w:author="Ankita Sahu" w:date="2026-10-16T22:36:00Z" w16du:dateUtc="2026-10-16T17:06:00Z">
              <w:rPr/>
            </w:rPrChange>
          </w:rPr>
          <w:br/>
        </w:r>
        <w:r w:rsidRPr="00AC08EE">
          <w:rPr>
            <w:b/>
            <w:bCs/>
            <w:sz w:val="28"/>
            <w:szCs w:val="28"/>
            <w:rPrChange w:id="19" w:author="Ankita Sahu" w:date="2026-10-16T22:36:00Z" w16du:dateUtc="2026-10-16T17:06:00Z">
              <w:rPr>
                <w:b/>
                <w:bCs/>
              </w:rPr>
            </w:rPrChange>
          </w:rPr>
          <w:t>Tools Used:</w:t>
        </w:r>
        <w:r w:rsidRPr="00AC08EE">
          <w:rPr>
            <w:b/>
            <w:bCs/>
            <w:sz w:val="28"/>
            <w:szCs w:val="28"/>
            <w:rPrChange w:id="20" w:author="Ankita Sahu" w:date="2026-10-16T22:36:00Z" w16du:dateUtc="2026-10-16T17:06:00Z">
              <w:rPr/>
            </w:rPrChange>
          </w:rPr>
          <w:t xml:space="preserve"> Python, Pandas, NumPy, Visual Studio Code</w:t>
        </w:r>
      </w:ins>
    </w:p>
    <w:p w14:paraId="6A3605A3" w14:textId="77777777" w:rsidR="004042D2" w:rsidRPr="004042D2" w:rsidRDefault="004042D2" w:rsidP="004042D2">
      <w:pPr>
        <w:rPr>
          <w:ins w:id="21" w:author="Ankita Sahu" w:date="2026-10-16T22:34:00Z"/>
          <w:b/>
          <w:bCs/>
        </w:rPr>
      </w:pPr>
      <w:ins w:id="22" w:author="Ankita Sahu" w:date="2026-10-16T22:34:00Z">
        <w:r w:rsidRPr="004042D2">
          <w:rPr>
            <w:b/>
            <w:bCs/>
          </w:rPr>
          <w:t>1. Introduction</w:t>
        </w:r>
      </w:ins>
    </w:p>
    <w:p w14:paraId="358326F7" w14:textId="77777777" w:rsidR="004042D2" w:rsidRPr="004042D2" w:rsidRDefault="004042D2" w:rsidP="004042D2">
      <w:pPr>
        <w:rPr>
          <w:ins w:id="23" w:author="Ankita Sahu" w:date="2026-10-16T22:34:00Z"/>
        </w:rPr>
      </w:pPr>
      <w:ins w:id="24" w:author="Ankita Sahu" w:date="2026-10-16T22:34:00Z">
        <w:r w:rsidRPr="004042D2">
          <w:t>Data cleaning and preprocessing are important steps in data science. Raw datasets may contain missing values, duplicate records, and inconsistent data. Cleaning the data improves its quality and makes it suitable for further analysis.</w:t>
        </w:r>
      </w:ins>
    </w:p>
    <w:p w14:paraId="037AA907" w14:textId="77777777" w:rsidR="004042D2" w:rsidRPr="004042D2" w:rsidRDefault="004042D2" w:rsidP="004042D2">
      <w:pPr>
        <w:rPr>
          <w:ins w:id="25" w:author="Ankita Sahu" w:date="2026-10-16T22:34:00Z"/>
        </w:rPr>
      </w:pPr>
      <w:ins w:id="26" w:author="Ankita Sahu" w:date="2026-10-16T22:34:00Z">
        <w:r w:rsidRPr="004042D2">
          <w:t>This project focuses on loading, inspecting, cleaning, and preprocessing the Titanic passenger dataset using Python and Pandas. The cleaned dataset can be used for further data analysis and visualization.</w:t>
        </w:r>
      </w:ins>
    </w:p>
    <w:p w14:paraId="13B3161C" w14:textId="77777777" w:rsidR="004042D2" w:rsidRPr="004042D2" w:rsidRDefault="004042D2" w:rsidP="004042D2">
      <w:pPr>
        <w:rPr>
          <w:ins w:id="27" w:author="Ankita Sahu" w:date="2026-10-16T22:34:00Z"/>
          <w:b/>
          <w:bCs/>
        </w:rPr>
      </w:pPr>
      <w:ins w:id="28" w:author="Ankita Sahu" w:date="2026-10-16T22:34:00Z">
        <w:r w:rsidRPr="004042D2">
          <w:rPr>
            <w:b/>
            <w:bCs/>
          </w:rPr>
          <w:t>2. Objective</w:t>
        </w:r>
      </w:ins>
    </w:p>
    <w:p w14:paraId="5863FC39" w14:textId="77777777" w:rsidR="004042D2" w:rsidRPr="004042D2" w:rsidRDefault="004042D2" w:rsidP="004042D2">
      <w:pPr>
        <w:rPr>
          <w:ins w:id="29" w:author="Ankita Sahu" w:date="2026-10-16T22:34:00Z"/>
        </w:rPr>
      </w:pPr>
      <w:ins w:id="30" w:author="Ankita Sahu" w:date="2026-10-16T22:34:00Z">
        <w:r w:rsidRPr="004042D2">
          <w:t>The main objectives of this project are:</w:t>
        </w:r>
      </w:ins>
    </w:p>
    <w:p w14:paraId="0ECFFE90" w14:textId="77777777" w:rsidR="004042D2" w:rsidRPr="004042D2" w:rsidRDefault="004042D2" w:rsidP="004042D2">
      <w:pPr>
        <w:numPr>
          <w:ilvl w:val="0"/>
          <w:numId w:val="17"/>
        </w:numPr>
        <w:rPr>
          <w:ins w:id="31" w:author="Ankita Sahu" w:date="2026-10-16T22:34:00Z"/>
        </w:rPr>
      </w:pPr>
      <w:ins w:id="32" w:author="Ankita Sahu" w:date="2026-10-16T22:34:00Z">
        <w:r w:rsidRPr="004042D2">
          <w:t>To load and understand the Titanic dataset.</w:t>
        </w:r>
      </w:ins>
    </w:p>
    <w:p w14:paraId="5C658459" w14:textId="77777777" w:rsidR="004042D2" w:rsidRPr="004042D2" w:rsidRDefault="004042D2" w:rsidP="004042D2">
      <w:pPr>
        <w:numPr>
          <w:ilvl w:val="0"/>
          <w:numId w:val="17"/>
        </w:numPr>
        <w:rPr>
          <w:ins w:id="33" w:author="Ankita Sahu" w:date="2026-10-16T22:34:00Z"/>
        </w:rPr>
      </w:pPr>
      <w:ins w:id="34" w:author="Ankita Sahu" w:date="2026-10-16T22:34:00Z">
        <w:r w:rsidRPr="004042D2">
          <w:t>To identify missing values and duplicate records.</w:t>
        </w:r>
      </w:ins>
    </w:p>
    <w:p w14:paraId="3D93205A" w14:textId="77777777" w:rsidR="004042D2" w:rsidRPr="004042D2" w:rsidRDefault="004042D2" w:rsidP="004042D2">
      <w:pPr>
        <w:numPr>
          <w:ilvl w:val="0"/>
          <w:numId w:val="17"/>
        </w:numPr>
        <w:rPr>
          <w:ins w:id="35" w:author="Ankita Sahu" w:date="2026-10-16T22:34:00Z"/>
        </w:rPr>
      </w:pPr>
      <w:ins w:id="36" w:author="Ankita Sahu" w:date="2026-10-16T22:34:00Z">
        <w:r w:rsidRPr="004042D2">
          <w:t>To handle missing values using suitable methods.</w:t>
        </w:r>
      </w:ins>
    </w:p>
    <w:p w14:paraId="504CE440" w14:textId="77777777" w:rsidR="004042D2" w:rsidRPr="004042D2" w:rsidRDefault="004042D2" w:rsidP="004042D2">
      <w:pPr>
        <w:numPr>
          <w:ilvl w:val="0"/>
          <w:numId w:val="17"/>
        </w:numPr>
        <w:rPr>
          <w:ins w:id="37" w:author="Ankita Sahu" w:date="2026-10-16T22:34:00Z"/>
        </w:rPr>
      </w:pPr>
      <w:ins w:id="38" w:author="Ankita Sahu" w:date="2026-10-16T22:34:00Z">
        <w:r w:rsidRPr="004042D2">
          <w:t>To check data types and improve data quality.</w:t>
        </w:r>
      </w:ins>
    </w:p>
    <w:p w14:paraId="30DD5700" w14:textId="77777777" w:rsidR="004042D2" w:rsidRPr="004042D2" w:rsidRDefault="004042D2" w:rsidP="004042D2">
      <w:pPr>
        <w:numPr>
          <w:ilvl w:val="0"/>
          <w:numId w:val="17"/>
        </w:numPr>
        <w:rPr>
          <w:ins w:id="39" w:author="Ankita Sahu" w:date="2026-10-16T22:34:00Z"/>
        </w:rPr>
      </w:pPr>
      <w:ins w:id="40" w:author="Ankita Sahu" w:date="2026-10-16T22:34:00Z">
        <w:r w:rsidRPr="004042D2">
          <w:t>To save the cleaned dataset in CSV format for future analysis.</w:t>
        </w:r>
      </w:ins>
    </w:p>
    <w:p w14:paraId="365F561F" w14:textId="77777777" w:rsidR="004042D2" w:rsidRPr="004042D2" w:rsidRDefault="004042D2" w:rsidP="004042D2">
      <w:pPr>
        <w:rPr>
          <w:ins w:id="41" w:author="Ankita Sahu" w:date="2026-10-16T22:34:00Z"/>
          <w:b/>
          <w:bCs/>
        </w:rPr>
      </w:pPr>
      <w:ins w:id="42" w:author="Ankita Sahu" w:date="2026-10-16T22:34:00Z">
        <w:r w:rsidRPr="004042D2">
          <w:rPr>
            <w:b/>
            <w:bCs/>
          </w:rPr>
          <w:t>3. Dataset Description</w:t>
        </w:r>
      </w:ins>
    </w:p>
    <w:p w14:paraId="0277A2CE" w14:textId="77777777" w:rsidR="004042D2" w:rsidRPr="004042D2" w:rsidRDefault="004042D2" w:rsidP="004042D2">
      <w:pPr>
        <w:rPr>
          <w:ins w:id="43" w:author="Ankita Sahu" w:date="2026-10-16T22:34:00Z"/>
        </w:rPr>
      </w:pPr>
      <w:ins w:id="44" w:author="Ankita Sahu" w:date="2026-10-16T22:34:00Z">
        <w:r w:rsidRPr="004042D2">
          <w:t>The Titanic dataset was obtained from Kaggle.</w:t>
        </w:r>
      </w:ins>
    </w:p>
    <w:p w14:paraId="42AD6D83" w14:textId="77777777" w:rsidR="004042D2" w:rsidRPr="004042D2" w:rsidRDefault="004042D2" w:rsidP="004042D2">
      <w:pPr>
        <w:rPr>
          <w:ins w:id="45" w:author="Ankita Sahu" w:date="2026-10-16T22:34:00Z"/>
        </w:rPr>
      </w:pPr>
      <w:ins w:id="46" w:author="Ankita Sahu" w:date="2026-10-16T22:34:00Z">
        <w:r w:rsidRPr="004042D2">
          <w:rPr>
            <w:b/>
            <w:bCs/>
          </w:rPr>
          <w:t>Dataset Source:</w:t>
        </w:r>
        <w:r w:rsidRPr="004042D2">
          <w:t xml:space="preserve"> </w:t>
        </w:r>
        <w:r w:rsidRPr="004042D2">
          <w:fldChar w:fldCharType="begin"/>
        </w:r>
        <w:r w:rsidRPr="004042D2">
          <w:instrText>HYPERLINK "https://www.kaggle.com/c/titanic/data"</w:instrText>
        </w:r>
        <w:r w:rsidRPr="004042D2">
          <w:fldChar w:fldCharType="separate"/>
        </w:r>
        <w:r w:rsidRPr="004042D2">
          <w:rPr>
            <w:rStyle w:val="Hyperlink"/>
          </w:rPr>
          <w:t>https://www.kaggle.com/c/titanic/data</w:t>
        </w:r>
      </w:ins>
      <w:ins w:id="47" w:author="Ankita Sahu" w:date="2026-10-16T22:34:00Z" w16du:dateUtc="2026-10-16T17:04:00Z">
        <w:r w:rsidRPr="004042D2">
          <w:fldChar w:fldCharType="end"/>
        </w:r>
      </w:ins>
    </w:p>
    <w:p w14:paraId="124F08AC" w14:textId="77777777" w:rsidR="004042D2" w:rsidRPr="004042D2" w:rsidRDefault="004042D2" w:rsidP="004042D2">
      <w:pPr>
        <w:rPr>
          <w:ins w:id="48" w:author="Ankita Sahu" w:date="2026-10-16T22:34:00Z"/>
        </w:rPr>
      </w:pPr>
      <w:ins w:id="49" w:author="Ankita Sahu" w:date="2026-10-16T22:34:00Z">
        <w:r w:rsidRPr="004042D2">
          <w:t>The dataset contains passenger information such as passenger class, age, sex, ticket details, fare, cabin, and survival status. This project uses the training dataset named train.csv.</w:t>
        </w:r>
      </w:ins>
    </w:p>
    <w:p w14:paraId="7D0C5CF0" w14:textId="77777777" w:rsidR="004042D2" w:rsidRPr="004042D2" w:rsidRDefault="004042D2" w:rsidP="004042D2">
      <w:pPr>
        <w:rPr>
          <w:ins w:id="50" w:author="Ankita Sahu" w:date="2026-10-16T22:34:00Z"/>
        </w:rPr>
      </w:pPr>
      <w:ins w:id="51" w:author="Ankita Sahu" w:date="2026-10-16T22:34:00Z">
        <w:r w:rsidRPr="004042D2">
          <w:t>The original Kaggle training dataset contains 891 rows and 12 columns.</w:t>
        </w:r>
      </w:ins>
    </w:p>
    <w:p w14:paraId="5E5654B4" w14:textId="77777777" w:rsidR="004042D2" w:rsidRPr="004042D2" w:rsidRDefault="004042D2" w:rsidP="004042D2">
      <w:pPr>
        <w:rPr>
          <w:ins w:id="52" w:author="Ankita Sahu" w:date="2026-10-16T22:34:00Z"/>
          <w:b/>
          <w:bCs/>
        </w:rPr>
      </w:pPr>
      <w:ins w:id="53" w:author="Ankita Sahu" w:date="2026-10-16T22:34:00Z">
        <w:r w:rsidRPr="004042D2">
          <w:rPr>
            <w:b/>
            <w:bCs/>
          </w:rPr>
          <w:t>4. Tools and Technologies</w:t>
        </w:r>
      </w:ins>
    </w:p>
    <w:p w14:paraId="30FC5E6D" w14:textId="77777777" w:rsidR="004042D2" w:rsidRPr="004042D2" w:rsidRDefault="004042D2" w:rsidP="004042D2">
      <w:pPr>
        <w:rPr>
          <w:ins w:id="54" w:author="Ankita Sahu" w:date="2026-10-16T22:34:00Z"/>
        </w:rPr>
      </w:pPr>
      <w:ins w:id="55" w:author="Ankita Sahu" w:date="2026-10-16T22:34:00Z">
        <w:r w:rsidRPr="004042D2">
          <w:t>The following tools and technologies were used in this project:</w:t>
        </w:r>
      </w:ins>
    </w:p>
    <w:p w14:paraId="5CBF37B0" w14:textId="77777777" w:rsidR="004042D2" w:rsidRPr="004042D2" w:rsidRDefault="004042D2" w:rsidP="004042D2">
      <w:pPr>
        <w:numPr>
          <w:ilvl w:val="0"/>
          <w:numId w:val="18"/>
        </w:numPr>
        <w:rPr>
          <w:ins w:id="56" w:author="Ankita Sahu" w:date="2026-10-16T22:34:00Z"/>
        </w:rPr>
      </w:pPr>
      <w:ins w:id="57" w:author="Ankita Sahu" w:date="2026-10-16T22:34:00Z">
        <w:r w:rsidRPr="004042D2">
          <w:rPr>
            <w:b/>
            <w:bCs/>
          </w:rPr>
          <w:t>Python:</w:t>
        </w:r>
        <w:r w:rsidRPr="004042D2">
          <w:t xml:space="preserve"> Used to write and execute the data-cleaning program.</w:t>
        </w:r>
      </w:ins>
    </w:p>
    <w:p w14:paraId="2EC84EB4" w14:textId="77777777" w:rsidR="004042D2" w:rsidRPr="004042D2" w:rsidRDefault="004042D2" w:rsidP="004042D2">
      <w:pPr>
        <w:numPr>
          <w:ilvl w:val="0"/>
          <w:numId w:val="18"/>
        </w:numPr>
        <w:rPr>
          <w:ins w:id="58" w:author="Ankita Sahu" w:date="2026-10-16T22:34:00Z"/>
        </w:rPr>
      </w:pPr>
      <w:ins w:id="59" w:author="Ankita Sahu" w:date="2026-10-16T22:34:00Z">
        <w:r w:rsidRPr="004042D2">
          <w:rPr>
            <w:b/>
            <w:bCs/>
          </w:rPr>
          <w:lastRenderedPageBreak/>
          <w:t>Pandas:</w:t>
        </w:r>
        <w:r w:rsidRPr="004042D2">
          <w:t xml:space="preserve"> Used to load, inspect, clean, and manipulate the dataset.</w:t>
        </w:r>
      </w:ins>
    </w:p>
    <w:p w14:paraId="55801B38" w14:textId="77777777" w:rsidR="004042D2" w:rsidRPr="004042D2" w:rsidRDefault="004042D2" w:rsidP="004042D2">
      <w:pPr>
        <w:numPr>
          <w:ilvl w:val="0"/>
          <w:numId w:val="18"/>
        </w:numPr>
        <w:rPr>
          <w:ins w:id="60" w:author="Ankita Sahu" w:date="2026-10-16T22:34:00Z"/>
        </w:rPr>
      </w:pPr>
      <w:ins w:id="61" w:author="Ankita Sahu" w:date="2026-10-16T22:34:00Z">
        <w:r w:rsidRPr="004042D2">
          <w:rPr>
            <w:b/>
            <w:bCs/>
          </w:rPr>
          <w:t>NumPy:</w:t>
        </w:r>
        <w:r w:rsidRPr="004042D2">
          <w:t xml:space="preserve"> Used as a numerical computing library.</w:t>
        </w:r>
      </w:ins>
    </w:p>
    <w:p w14:paraId="2EA1064A" w14:textId="77777777" w:rsidR="004042D2" w:rsidRPr="004042D2" w:rsidRDefault="004042D2" w:rsidP="004042D2">
      <w:pPr>
        <w:numPr>
          <w:ilvl w:val="0"/>
          <w:numId w:val="18"/>
        </w:numPr>
        <w:rPr>
          <w:ins w:id="62" w:author="Ankita Sahu" w:date="2026-10-16T22:34:00Z"/>
        </w:rPr>
      </w:pPr>
      <w:ins w:id="63" w:author="Ankita Sahu" w:date="2026-10-16T22:34:00Z">
        <w:r w:rsidRPr="004042D2">
          <w:rPr>
            <w:b/>
            <w:bCs/>
          </w:rPr>
          <w:t>Visual Studio Code:</w:t>
        </w:r>
        <w:r w:rsidRPr="004042D2">
          <w:t xml:space="preserve"> Used to write and run the Python code.</w:t>
        </w:r>
      </w:ins>
    </w:p>
    <w:p w14:paraId="727B21A4" w14:textId="77777777" w:rsidR="004042D2" w:rsidRPr="004042D2" w:rsidRDefault="004042D2" w:rsidP="004042D2">
      <w:pPr>
        <w:numPr>
          <w:ilvl w:val="0"/>
          <w:numId w:val="18"/>
        </w:numPr>
        <w:rPr>
          <w:ins w:id="64" w:author="Ankita Sahu" w:date="2026-10-16T22:34:00Z"/>
        </w:rPr>
      </w:pPr>
      <w:ins w:id="65" w:author="Ankita Sahu" w:date="2026-10-16T22:34:00Z">
        <w:r w:rsidRPr="004042D2">
          <w:rPr>
            <w:b/>
            <w:bCs/>
          </w:rPr>
          <w:t>CSV:</w:t>
        </w:r>
        <w:r w:rsidRPr="004042D2">
          <w:t xml:space="preserve"> Used to store the cleaned dataset.</w:t>
        </w:r>
      </w:ins>
    </w:p>
    <w:p w14:paraId="78C68BD5" w14:textId="77777777" w:rsidR="004042D2" w:rsidRPr="004042D2" w:rsidRDefault="004042D2" w:rsidP="004042D2">
      <w:pPr>
        <w:rPr>
          <w:ins w:id="66" w:author="Ankita Sahu" w:date="2026-10-16T22:34:00Z"/>
          <w:b/>
          <w:bCs/>
        </w:rPr>
      </w:pPr>
      <w:ins w:id="67" w:author="Ankita Sahu" w:date="2026-10-16T22:34:00Z">
        <w:r w:rsidRPr="004042D2">
          <w:rPr>
            <w:b/>
            <w:bCs/>
          </w:rPr>
          <w:t>5. Data Exploration</w:t>
        </w:r>
      </w:ins>
    </w:p>
    <w:p w14:paraId="73EF62F0" w14:textId="77777777" w:rsidR="004042D2" w:rsidRPr="004042D2" w:rsidRDefault="004042D2" w:rsidP="004042D2">
      <w:pPr>
        <w:rPr>
          <w:ins w:id="68" w:author="Ankita Sahu" w:date="2026-10-16T22:34:00Z"/>
        </w:rPr>
      </w:pPr>
      <w:ins w:id="69" w:author="Ankita Sahu" w:date="2026-10-16T22:34:00Z">
        <w:r w:rsidRPr="004042D2">
          <w:t>The dataset was loaded using the Pandas library in Python. The first few rows were displayed to understand the structure and contents of the dataset.</w:t>
        </w:r>
      </w:ins>
    </w:p>
    <w:p w14:paraId="41B37511" w14:textId="77777777" w:rsidR="004042D2" w:rsidRPr="004042D2" w:rsidRDefault="004042D2" w:rsidP="004042D2">
      <w:pPr>
        <w:rPr>
          <w:ins w:id="70" w:author="Ankita Sahu" w:date="2026-10-16T22:34:00Z"/>
        </w:rPr>
      </w:pPr>
      <w:ins w:id="71" w:author="Ankita Sahu" w:date="2026-10-16T22:34:00Z">
        <w:r w:rsidRPr="004042D2">
          <w:t>The dataset information was examined to check the column names, data types, and number of records. Missing values and duplicate rows were also checked to identify data-quality issues before cleaning.</w:t>
        </w:r>
      </w:ins>
    </w:p>
    <w:p w14:paraId="1C9EEBF6" w14:textId="77777777" w:rsidR="004042D2" w:rsidRPr="004042D2" w:rsidRDefault="004042D2" w:rsidP="004042D2">
      <w:pPr>
        <w:rPr>
          <w:ins w:id="72" w:author="Ankita Sahu" w:date="2026-10-16T22:34:00Z"/>
          <w:b/>
          <w:bCs/>
        </w:rPr>
      </w:pPr>
      <w:ins w:id="73" w:author="Ankita Sahu" w:date="2026-10-16T22:34:00Z">
        <w:r w:rsidRPr="004042D2">
          <w:rPr>
            <w:b/>
            <w:bCs/>
          </w:rPr>
          <w:t>6. Data Cleaning and Preprocessing</w:t>
        </w:r>
      </w:ins>
    </w:p>
    <w:p w14:paraId="17CF0D98" w14:textId="77777777" w:rsidR="004042D2" w:rsidRPr="004042D2" w:rsidRDefault="004042D2" w:rsidP="004042D2">
      <w:pPr>
        <w:rPr>
          <w:ins w:id="74" w:author="Ankita Sahu" w:date="2026-10-16T22:34:00Z"/>
        </w:rPr>
      </w:pPr>
      <w:ins w:id="75" w:author="Ankita Sahu" w:date="2026-10-16T22:34:00Z">
        <w:r w:rsidRPr="004042D2">
          <w:t>The following operations were performed using Python:</w:t>
        </w:r>
      </w:ins>
    </w:p>
    <w:p w14:paraId="7D492FCB" w14:textId="77777777" w:rsidR="004042D2" w:rsidRPr="004042D2" w:rsidRDefault="004042D2" w:rsidP="004042D2">
      <w:pPr>
        <w:numPr>
          <w:ilvl w:val="0"/>
          <w:numId w:val="19"/>
        </w:numPr>
        <w:rPr>
          <w:ins w:id="76" w:author="Ankita Sahu" w:date="2026-10-16T22:34:00Z"/>
        </w:rPr>
      </w:pPr>
      <w:ins w:id="77" w:author="Ankita Sahu" w:date="2026-10-16T22:34:00Z">
        <w:r w:rsidRPr="004042D2">
          <w:t>Loaded the original dataset from train.csv.</w:t>
        </w:r>
      </w:ins>
    </w:p>
    <w:p w14:paraId="7BBB8C0F" w14:textId="77777777" w:rsidR="004042D2" w:rsidRPr="004042D2" w:rsidRDefault="004042D2" w:rsidP="004042D2">
      <w:pPr>
        <w:numPr>
          <w:ilvl w:val="0"/>
          <w:numId w:val="19"/>
        </w:numPr>
        <w:rPr>
          <w:ins w:id="78" w:author="Ankita Sahu" w:date="2026-10-16T22:34:00Z"/>
        </w:rPr>
      </w:pPr>
      <w:ins w:id="79" w:author="Ankita Sahu" w:date="2026-10-16T22:34:00Z">
        <w:r w:rsidRPr="004042D2">
          <w:t>Displayed the first few rows of the dataset.</w:t>
        </w:r>
      </w:ins>
    </w:p>
    <w:p w14:paraId="64F90B77" w14:textId="77777777" w:rsidR="004042D2" w:rsidRPr="004042D2" w:rsidRDefault="004042D2" w:rsidP="004042D2">
      <w:pPr>
        <w:numPr>
          <w:ilvl w:val="0"/>
          <w:numId w:val="19"/>
        </w:numPr>
        <w:rPr>
          <w:ins w:id="80" w:author="Ankita Sahu" w:date="2026-10-16T22:34:00Z"/>
        </w:rPr>
      </w:pPr>
      <w:ins w:id="81" w:author="Ankita Sahu" w:date="2026-10-16T22:34:00Z">
        <w:r w:rsidRPr="004042D2">
          <w:t>Examined the dataset structure and data types.</w:t>
        </w:r>
      </w:ins>
    </w:p>
    <w:p w14:paraId="4139C359" w14:textId="77777777" w:rsidR="004042D2" w:rsidRPr="004042D2" w:rsidRDefault="004042D2" w:rsidP="004042D2">
      <w:pPr>
        <w:numPr>
          <w:ilvl w:val="0"/>
          <w:numId w:val="19"/>
        </w:numPr>
        <w:rPr>
          <w:ins w:id="82" w:author="Ankita Sahu" w:date="2026-10-16T22:34:00Z"/>
        </w:rPr>
      </w:pPr>
      <w:ins w:id="83" w:author="Ankita Sahu" w:date="2026-10-16T22:34:00Z">
        <w:r w:rsidRPr="004042D2">
          <w:t>Checked missing values in all columns.</w:t>
        </w:r>
      </w:ins>
    </w:p>
    <w:p w14:paraId="6008157B" w14:textId="77777777" w:rsidR="004042D2" w:rsidRPr="004042D2" w:rsidRDefault="004042D2" w:rsidP="004042D2">
      <w:pPr>
        <w:numPr>
          <w:ilvl w:val="0"/>
          <w:numId w:val="19"/>
        </w:numPr>
        <w:rPr>
          <w:ins w:id="84" w:author="Ankita Sahu" w:date="2026-10-16T22:34:00Z"/>
        </w:rPr>
      </w:pPr>
      <w:ins w:id="85" w:author="Ankita Sahu" w:date="2026-10-16T22:34:00Z">
        <w:r w:rsidRPr="004042D2">
          <w:t>Checked for duplicate rows and removed them.</w:t>
        </w:r>
      </w:ins>
    </w:p>
    <w:p w14:paraId="312CFBF5" w14:textId="77777777" w:rsidR="004042D2" w:rsidRPr="004042D2" w:rsidRDefault="004042D2" w:rsidP="004042D2">
      <w:pPr>
        <w:numPr>
          <w:ilvl w:val="0"/>
          <w:numId w:val="19"/>
        </w:numPr>
        <w:rPr>
          <w:ins w:id="86" w:author="Ankita Sahu" w:date="2026-10-16T22:34:00Z"/>
        </w:rPr>
      </w:pPr>
      <w:ins w:id="87" w:author="Ankita Sahu" w:date="2026-10-16T22:34:00Z">
        <w:r w:rsidRPr="004042D2">
          <w:t>Filled missing values in the Age column using the median.</w:t>
        </w:r>
      </w:ins>
    </w:p>
    <w:p w14:paraId="25CAAB8A" w14:textId="77777777" w:rsidR="004042D2" w:rsidRPr="004042D2" w:rsidRDefault="004042D2" w:rsidP="004042D2">
      <w:pPr>
        <w:numPr>
          <w:ilvl w:val="0"/>
          <w:numId w:val="19"/>
        </w:numPr>
        <w:rPr>
          <w:ins w:id="88" w:author="Ankita Sahu" w:date="2026-10-16T22:34:00Z"/>
        </w:rPr>
      </w:pPr>
      <w:ins w:id="89" w:author="Ankita Sahu" w:date="2026-10-16T22:34:00Z">
        <w:r w:rsidRPr="004042D2">
          <w:t>Filled missing values in the Embarked column using the mode.</w:t>
        </w:r>
      </w:ins>
    </w:p>
    <w:p w14:paraId="6B239630" w14:textId="77777777" w:rsidR="004042D2" w:rsidRPr="004042D2" w:rsidRDefault="004042D2" w:rsidP="004042D2">
      <w:pPr>
        <w:numPr>
          <w:ilvl w:val="0"/>
          <w:numId w:val="19"/>
        </w:numPr>
        <w:rPr>
          <w:ins w:id="90" w:author="Ankita Sahu" w:date="2026-10-16T22:34:00Z"/>
        </w:rPr>
      </w:pPr>
      <w:ins w:id="91" w:author="Ankita Sahu" w:date="2026-10-16T22:34:00Z">
        <w:r w:rsidRPr="004042D2">
          <w:t>Filled missing values in the Fare column using the median.</w:t>
        </w:r>
      </w:ins>
    </w:p>
    <w:p w14:paraId="4F458D19" w14:textId="77777777" w:rsidR="004042D2" w:rsidRPr="004042D2" w:rsidRDefault="004042D2" w:rsidP="004042D2">
      <w:pPr>
        <w:numPr>
          <w:ilvl w:val="0"/>
          <w:numId w:val="19"/>
        </w:numPr>
        <w:rPr>
          <w:ins w:id="92" w:author="Ankita Sahu" w:date="2026-10-16T22:34:00Z"/>
        </w:rPr>
      </w:pPr>
      <w:ins w:id="93" w:author="Ankita Sahu" w:date="2026-10-16T22:34:00Z">
        <w:r w:rsidRPr="004042D2">
          <w:t>Converted the Survived column to an integer data type.</w:t>
        </w:r>
      </w:ins>
    </w:p>
    <w:p w14:paraId="3A42D405" w14:textId="77777777" w:rsidR="004042D2" w:rsidRPr="004042D2" w:rsidRDefault="004042D2" w:rsidP="004042D2">
      <w:pPr>
        <w:numPr>
          <w:ilvl w:val="0"/>
          <w:numId w:val="19"/>
        </w:numPr>
        <w:rPr>
          <w:ins w:id="94" w:author="Ankita Sahu" w:date="2026-10-16T22:34:00Z"/>
        </w:rPr>
      </w:pPr>
      <w:ins w:id="95" w:author="Ankita Sahu" w:date="2026-10-16T22:34:00Z">
        <w:r w:rsidRPr="004042D2">
          <w:t>Checked missing values again after cleaning.</w:t>
        </w:r>
      </w:ins>
    </w:p>
    <w:p w14:paraId="30CC98C9" w14:textId="77777777" w:rsidR="004042D2" w:rsidRPr="004042D2" w:rsidRDefault="004042D2" w:rsidP="004042D2">
      <w:pPr>
        <w:numPr>
          <w:ilvl w:val="0"/>
          <w:numId w:val="19"/>
        </w:numPr>
        <w:rPr>
          <w:ins w:id="96" w:author="Ankita Sahu" w:date="2026-10-16T22:34:00Z"/>
        </w:rPr>
      </w:pPr>
      <w:ins w:id="97" w:author="Ankita Sahu" w:date="2026-10-16T22:34:00Z">
        <w:r w:rsidRPr="004042D2">
          <w:t>Saved the processed dataset as cleaned_dataset.csv.</w:t>
        </w:r>
      </w:ins>
    </w:p>
    <w:p w14:paraId="340E301C" w14:textId="77777777" w:rsidR="004042D2" w:rsidRDefault="004042D2" w:rsidP="004042D2">
      <w:pPr>
        <w:rPr>
          <w:ins w:id="98" w:author="Ankita Sahu" w:date="2026-10-16T22:38:00Z" w16du:dateUtc="2026-10-16T17:08:00Z"/>
        </w:rPr>
      </w:pPr>
      <w:ins w:id="99" w:author="Ankita Sahu" w:date="2026-10-16T22:34:00Z">
        <w:r w:rsidRPr="004042D2">
          <w:t>Missing values in the Cabin column were not handled by the current program. Other columns were processed according to the cleaning rules defined in the Python script.</w:t>
        </w:r>
      </w:ins>
    </w:p>
    <w:p w14:paraId="158B6105" w14:textId="77777777" w:rsidR="004B6CC0" w:rsidRPr="004B6CC0" w:rsidRDefault="004B6CC0" w:rsidP="004B6CC0">
      <w:pPr>
        <w:rPr>
          <w:ins w:id="100" w:author="Ankita Sahu" w:date="2026-10-16T22:38:00Z"/>
          <w:b/>
          <w:bCs/>
        </w:rPr>
      </w:pPr>
      <w:ins w:id="101" w:author="Ankita Sahu" w:date="2026-10-16T22:38:00Z">
        <w:r w:rsidRPr="004B6CC0">
          <w:rPr>
            <w:b/>
            <w:bCs/>
          </w:rPr>
          <w:t>7. Results</w:t>
        </w:r>
      </w:ins>
    </w:p>
    <w:p w14:paraId="1F15AFD9" w14:textId="77777777" w:rsidR="004B6CC0" w:rsidRPr="004B6CC0" w:rsidRDefault="004B6CC0" w:rsidP="004B6CC0">
      <w:pPr>
        <w:rPr>
          <w:ins w:id="102" w:author="Ankita Sahu" w:date="2026-10-16T22:38:00Z"/>
        </w:rPr>
      </w:pPr>
      <w:ins w:id="103" w:author="Ankita Sahu" w:date="2026-10-16T22:38:00Z">
        <w:r w:rsidRPr="004B6CC0">
          <w:t>The Python data-cleaning program was executed successfully on the Titanic training dataset.</w:t>
        </w:r>
      </w:ins>
    </w:p>
    <w:p w14:paraId="1E07CB33" w14:textId="77777777" w:rsidR="004B6CC0" w:rsidRPr="004B6CC0" w:rsidRDefault="004B6CC0" w:rsidP="004B6CC0">
      <w:pPr>
        <w:rPr>
          <w:ins w:id="104" w:author="Ankita Sahu" w:date="2026-10-16T22:38:00Z"/>
        </w:rPr>
      </w:pPr>
      <w:ins w:id="105" w:author="Ankita Sahu" w:date="2026-10-16T22:38:00Z">
        <w:r w:rsidRPr="004B6CC0">
          <w:t>The original dataset contained 891 rows and 12 columns. The initial inspection identified missing values in the Age, Cabin, and Embarked columns.</w:t>
        </w:r>
      </w:ins>
    </w:p>
    <w:p w14:paraId="2C0B1791" w14:textId="77777777" w:rsidR="004B6CC0" w:rsidRPr="004B6CC0" w:rsidRDefault="004B6CC0" w:rsidP="004B6CC0">
      <w:pPr>
        <w:rPr>
          <w:ins w:id="106" w:author="Ankita Sahu" w:date="2026-10-16T22:38:00Z"/>
        </w:rPr>
      </w:pPr>
      <w:ins w:id="107" w:author="Ankita Sahu" w:date="2026-10-16T22:38:00Z">
        <w:r w:rsidRPr="004B6CC0">
          <w:lastRenderedPageBreak/>
          <w:t>The following results were observed:</w:t>
        </w:r>
      </w:ins>
    </w:p>
    <w:p w14:paraId="4093E211" w14:textId="77777777" w:rsidR="004B6CC0" w:rsidRPr="004B6CC0" w:rsidRDefault="004B6CC0" w:rsidP="004B6CC0">
      <w:pPr>
        <w:numPr>
          <w:ilvl w:val="0"/>
          <w:numId w:val="21"/>
        </w:numPr>
        <w:rPr>
          <w:ins w:id="108" w:author="Ankita Sahu" w:date="2026-10-16T22:38:00Z"/>
        </w:rPr>
      </w:pPr>
      <w:ins w:id="109" w:author="Ankita Sahu" w:date="2026-10-16T22:38:00Z">
        <w:r w:rsidRPr="004B6CC0">
          <w:t>Total records: 891</w:t>
        </w:r>
      </w:ins>
    </w:p>
    <w:p w14:paraId="045473D8" w14:textId="77777777" w:rsidR="004B6CC0" w:rsidRPr="004B6CC0" w:rsidRDefault="004B6CC0" w:rsidP="004B6CC0">
      <w:pPr>
        <w:numPr>
          <w:ilvl w:val="0"/>
          <w:numId w:val="21"/>
        </w:numPr>
        <w:rPr>
          <w:ins w:id="110" w:author="Ankita Sahu" w:date="2026-10-16T22:38:00Z"/>
        </w:rPr>
      </w:pPr>
      <w:ins w:id="111" w:author="Ankita Sahu" w:date="2026-10-16T22:38:00Z">
        <w:r w:rsidRPr="004B6CC0">
          <w:t>Total columns: 12</w:t>
        </w:r>
      </w:ins>
    </w:p>
    <w:p w14:paraId="36ECD02E" w14:textId="77777777" w:rsidR="004B6CC0" w:rsidRPr="004B6CC0" w:rsidRDefault="004B6CC0" w:rsidP="004B6CC0">
      <w:pPr>
        <w:numPr>
          <w:ilvl w:val="0"/>
          <w:numId w:val="21"/>
        </w:numPr>
        <w:rPr>
          <w:ins w:id="112" w:author="Ankita Sahu" w:date="2026-10-16T22:38:00Z"/>
        </w:rPr>
      </w:pPr>
      <w:ins w:id="113" w:author="Ankita Sahu" w:date="2026-10-16T22:38:00Z">
        <w:r w:rsidRPr="004B6CC0">
          <w:t>Duplicate rows found: 0</w:t>
        </w:r>
      </w:ins>
    </w:p>
    <w:p w14:paraId="35FB3CB8" w14:textId="77777777" w:rsidR="004B6CC0" w:rsidRPr="004B6CC0" w:rsidRDefault="004B6CC0" w:rsidP="004B6CC0">
      <w:pPr>
        <w:numPr>
          <w:ilvl w:val="0"/>
          <w:numId w:val="21"/>
        </w:numPr>
        <w:rPr>
          <w:ins w:id="114" w:author="Ankita Sahu" w:date="2026-10-16T22:38:00Z"/>
        </w:rPr>
      </w:pPr>
      <w:ins w:id="115" w:author="Ankita Sahu" w:date="2026-10-16T22:38:00Z">
        <w:r w:rsidRPr="004B6CC0">
          <w:t>Missing Age values: 177, filled using the median</w:t>
        </w:r>
      </w:ins>
    </w:p>
    <w:p w14:paraId="025527AE" w14:textId="77777777" w:rsidR="004B6CC0" w:rsidRPr="004B6CC0" w:rsidRDefault="004B6CC0" w:rsidP="004B6CC0">
      <w:pPr>
        <w:numPr>
          <w:ilvl w:val="0"/>
          <w:numId w:val="21"/>
        </w:numPr>
        <w:rPr>
          <w:ins w:id="116" w:author="Ankita Sahu" w:date="2026-10-16T22:38:00Z"/>
        </w:rPr>
      </w:pPr>
      <w:ins w:id="117" w:author="Ankita Sahu" w:date="2026-10-16T22:38:00Z">
        <w:r w:rsidRPr="004B6CC0">
          <w:t>Missing Embarked values: 2, filled using the mode</w:t>
        </w:r>
      </w:ins>
    </w:p>
    <w:p w14:paraId="17DFE09B" w14:textId="77777777" w:rsidR="004B6CC0" w:rsidRPr="004B6CC0" w:rsidRDefault="004B6CC0" w:rsidP="004B6CC0">
      <w:pPr>
        <w:numPr>
          <w:ilvl w:val="0"/>
          <w:numId w:val="21"/>
        </w:numPr>
        <w:rPr>
          <w:ins w:id="118" w:author="Ankita Sahu" w:date="2026-10-16T22:38:00Z"/>
        </w:rPr>
      </w:pPr>
      <w:ins w:id="119" w:author="Ankita Sahu" w:date="2026-10-16T22:38:00Z">
        <w:r w:rsidRPr="004B6CC0">
          <w:t>Missing Fare values: 0</w:t>
        </w:r>
      </w:ins>
    </w:p>
    <w:p w14:paraId="02B85C1A" w14:textId="77777777" w:rsidR="004B6CC0" w:rsidRPr="004B6CC0" w:rsidRDefault="004B6CC0" w:rsidP="004B6CC0">
      <w:pPr>
        <w:numPr>
          <w:ilvl w:val="0"/>
          <w:numId w:val="21"/>
        </w:numPr>
        <w:rPr>
          <w:ins w:id="120" w:author="Ankita Sahu" w:date="2026-10-16T22:38:00Z"/>
        </w:rPr>
      </w:pPr>
      <w:ins w:id="121" w:author="Ankita Sahu" w:date="2026-10-16T22:38:00Z">
        <w:r w:rsidRPr="004B6CC0">
          <w:t>Missing Cabin values remaining after cleaning: 687</w:t>
        </w:r>
      </w:ins>
    </w:p>
    <w:p w14:paraId="75B207FD" w14:textId="77777777" w:rsidR="004B6CC0" w:rsidRPr="004B6CC0" w:rsidRDefault="004B6CC0" w:rsidP="004B6CC0">
      <w:pPr>
        <w:rPr>
          <w:ins w:id="122" w:author="Ankita Sahu" w:date="2026-10-16T22:38:00Z"/>
        </w:rPr>
      </w:pPr>
      <w:ins w:id="123" w:author="Ankita Sahu" w:date="2026-10-16T22:38:00Z">
        <w:r w:rsidRPr="004B6CC0">
          <w:t>After preprocessing, the dataset still contained 891 rows and 12 columns. Missing values in Age and Embarked were successfully handled. The Cabin column still contains missing values because it was not included in the current cleaning steps.</w:t>
        </w:r>
      </w:ins>
    </w:p>
    <w:p w14:paraId="49E97E1B" w14:textId="77777777" w:rsidR="004B6CC0" w:rsidRPr="004B6CC0" w:rsidRDefault="004B6CC0" w:rsidP="004B6CC0">
      <w:pPr>
        <w:rPr>
          <w:ins w:id="124" w:author="Ankita Sahu" w:date="2026-10-16T22:38:00Z"/>
        </w:rPr>
      </w:pPr>
      <w:ins w:id="125" w:author="Ankita Sahu" w:date="2026-10-16T22:38:00Z">
        <w:r w:rsidRPr="004B6CC0">
          <w:t>The cleaned dataset was saved successfully as cleaned_dataset.csv.</w:t>
        </w:r>
      </w:ins>
    </w:p>
    <w:p w14:paraId="1D97B2B1" w14:textId="77777777" w:rsidR="004B6CC0" w:rsidRPr="004B6CC0" w:rsidRDefault="004B6CC0" w:rsidP="004B6CC0">
      <w:pPr>
        <w:rPr>
          <w:ins w:id="126" w:author="Ankita Sahu" w:date="2026-10-16T22:38:00Z"/>
          <w:b/>
          <w:bCs/>
        </w:rPr>
      </w:pPr>
      <w:ins w:id="127" w:author="Ankita Sahu" w:date="2026-10-16T22:38:00Z">
        <w:r w:rsidRPr="004B6CC0">
          <w:rPr>
            <w:b/>
            <w:bCs/>
          </w:rPr>
          <w:t>8. Conclusion</w:t>
        </w:r>
      </w:ins>
    </w:p>
    <w:p w14:paraId="5FAF04D1" w14:textId="77777777" w:rsidR="004B6CC0" w:rsidRPr="004B6CC0" w:rsidRDefault="004B6CC0" w:rsidP="004B6CC0">
      <w:pPr>
        <w:rPr>
          <w:ins w:id="128" w:author="Ankita Sahu" w:date="2026-10-16T22:38:00Z"/>
        </w:rPr>
      </w:pPr>
      <w:ins w:id="129" w:author="Ankita Sahu" w:date="2026-10-16T22:38:00Z">
        <w:r w:rsidRPr="004B6CC0">
          <w:t>This project provided practical experience in loading, inspecting, and cleaning a real-world dataset using Python and Pandas. The program identified missing values, checked duplicate records, filled missing values in selected columns, and exported the processed dataset.</w:t>
        </w:r>
      </w:ins>
    </w:p>
    <w:p w14:paraId="5858C1EE" w14:textId="77777777" w:rsidR="004B6CC0" w:rsidRPr="004B6CC0" w:rsidRDefault="004B6CC0" w:rsidP="004B6CC0">
      <w:pPr>
        <w:rPr>
          <w:ins w:id="130" w:author="Ankita Sahu" w:date="2026-10-16T22:38:00Z"/>
        </w:rPr>
      </w:pPr>
      <w:ins w:id="131" w:author="Ankita Sahu" w:date="2026-10-16T22:38:00Z">
        <w:r w:rsidRPr="004B6CC0">
          <w:t>The dataset is now ready for further analysis, although the remaining missing values in the Cabin column should be considered in future preprocessing steps.</w:t>
        </w:r>
      </w:ins>
    </w:p>
    <w:p w14:paraId="3A7877EA" w14:textId="77777777" w:rsidR="004B6CC0" w:rsidRPr="004042D2" w:rsidRDefault="004B6CC0" w:rsidP="004042D2">
      <w:pPr>
        <w:rPr>
          <w:ins w:id="132" w:author="Ankita Sahu" w:date="2026-10-16T22:34:00Z"/>
        </w:rPr>
      </w:pPr>
    </w:p>
    <w:p w14:paraId="510C24CE" w14:textId="77777777" w:rsidR="004042D2" w:rsidRPr="004042D2" w:rsidRDefault="004042D2" w:rsidP="004042D2">
      <w:pPr>
        <w:rPr>
          <w:ins w:id="133" w:author="Ankita Sahu" w:date="2026-10-16T22:34:00Z"/>
          <w:b/>
          <w:bCs/>
        </w:rPr>
      </w:pPr>
      <w:ins w:id="134" w:author="Ankita Sahu" w:date="2026-10-16T22:34:00Z">
        <w:r w:rsidRPr="004042D2">
          <w:rPr>
            <w:b/>
            <w:bCs/>
          </w:rPr>
          <w:t>9. Future Scope</w:t>
        </w:r>
      </w:ins>
    </w:p>
    <w:p w14:paraId="59ECD358" w14:textId="77777777" w:rsidR="004042D2" w:rsidRPr="004042D2" w:rsidRDefault="004042D2" w:rsidP="004042D2">
      <w:pPr>
        <w:rPr>
          <w:ins w:id="135" w:author="Ankita Sahu" w:date="2026-10-16T22:34:00Z"/>
        </w:rPr>
      </w:pPr>
      <w:ins w:id="136" w:author="Ankita Sahu" w:date="2026-10-16T22:34:00Z">
        <w:r w:rsidRPr="004042D2">
          <w:t>In the next stage, exploratory data analysis can be performed to study passenger survival patterns, age distribution, passenger classes, and relationships between different variables. Graphs and summary statistics can help identify patterns in the dataset.</w:t>
        </w:r>
      </w:ins>
    </w:p>
    <w:p w14:paraId="6D74AF02" w14:textId="77777777" w:rsidR="004042D2" w:rsidRPr="004042D2" w:rsidRDefault="004042D2" w:rsidP="004042D2">
      <w:pPr>
        <w:rPr>
          <w:ins w:id="137" w:author="Ankita Sahu" w:date="2026-10-16T22:34:00Z"/>
          <w:b/>
          <w:bCs/>
        </w:rPr>
      </w:pPr>
      <w:ins w:id="138" w:author="Ankita Sahu" w:date="2026-10-16T22:34:00Z">
        <w:r w:rsidRPr="004042D2">
          <w:rPr>
            <w:b/>
            <w:bCs/>
          </w:rPr>
          <w:t>10. Project Files</w:t>
        </w:r>
      </w:ins>
    </w:p>
    <w:p w14:paraId="306AC9FA" w14:textId="77777777" w:rsidR="004042D2" w:rsidRPr="004042D2" w:rsidRDefault="004042D2" w:rsidP="004042D2">
      <w:pPr>
        <w:rPr>
          <w:ins w:id="139" w:author="Ankita Sahu" w:date="2026-10-16T22:34:00Z"/>
        </w:rPr>
      </w:pPr>
      <w:ins w:id="140" w:author="Ankita Sahu" w:date="2026-10-16T22:34:00Z">
        <w:r w:rsidRPr="004042D2">
          <w:t>The project includes the following files:</w:t>
        </w:r>
      </w:ins>
    </w:p>
    <w:p w14:paraId="0BD3452E" w14:textId="77777777" w:rsidR="004042D2" w:rsidRPr="004042D2" w:rsidRDefault="004042D2" w:rsidP="004042D2">
      <w:pPr>
        <w:numPr>
          <w:ilvl w:val="0"/>
          <w:numId w:val="20"/>
        </w:numPr>
        <w:rPr>
          <w:ins w:id="141" w:author="Ankita Sahu" w:date="2026-10-16T22:34:00Z"/>
        </w:rPr>
      </w:pPr>
      <w:ins w:id="142" w:author="Ankita Sahu" w:date="2026-10-16T22:34:00Z">
        <w:r w:rsidRPr="004042D2">
          <w:t>train.csv — Original dataset downloaded from Kaggle.</w:t>
        </w:r>
      </w:ins>
    </w:p>
    <w:p w14:paraId="4311A285" w14:textId="77777777" w:rsidR="004042D2" w:rsidRPr="004042D2" w:rsidRDefault="004042D2" w:rsidP="004042D2">
      <w:pPr>
        <w:numPr>
          <w:ilvl w:val="0"/>
          <w:numId w:val="20"/>
        </w:numPr>
        <w:rPr>
          <w:ins w:id="143" w:author="Ankita Sahu" w:date="2026-10-16T22:34:00Z"/>
        </w:rPr>
      </w:pPr>
      <w:ins w:id="144" w:author="Ankita Sahu" w:date="2026-10-16T22:34:00Z">
        <w:r w:rsidRPr="004042D2">
          <w:t>data_cleaning.py — Python script used for data cleaning.</w:t>
        </w:r>
      </w:ins>
    </w:p>
    <w:p w14:paraId="1694939F" w14:textId="77777777" w:rsidR="004042D2" w:rsidRPr="004042D2" w:rsidRDefault="004042D2" w:rsidP="004042D2">
      <w:pPr>
        <w:numPr>
          <w:ilvl w:val="0"/>
          <w:numId w:val="20"/>
        </w:numPr>
        <w:rPr>
          <w:ins w:id="145" w:author="Ankita Sahu" w:date="2026-10-16T22:34:00Z"/>
        </w:rPr>
      </w:pPr>
      <w:ins w:id="146" w:author="Ankita Sahu" w:date="2026-10-16T22:34:00Z">
        <w:r w:rsidRPr="004042D2">
          <w:t>cleaned_dataset.csv — Output dataset generated by the Python program.</w:t>
        </w:r>
      </w:ins>
    </w:p>
    <w:p w14:paraId="5CF0034A" w14:textId="77777777" w:rsidR="004042D2" w:rsidRPr="004042D2" w:rsidRDefault="004042D2" w:rsidP="004042D2">
      <w:pPr>
        <w:numPr>
          <w:ilvl w:val="0"/>
          <w:numId w:val="20"/>
        </w:numPr>
        <w:rPr>
          <w:ins w:id="147" w:author="Ankita Sahu" w:date="2026-10-16T22:34:00Z"/>
        </w:rPr>
      </w:pPr>
      <w:ins w:id="148" w:author="Ankita Sahu" w:date="2026-10-16T22:34:00Z">
        <w:r w:rsidRPr="004042D2">
          <w:t>Week1_Project_Report.docx — Project report.</w:t>
        </w:r>
      </w:ins>
    </w:p>
    <w:p w14:paraId="7EBB277D" w14:textId="77777777" w:rsidR="004042D2" w:rsidRPr="004042D2" w:rsidRDefault="004042D2" w:rsidP="004042D2">
      <w:pPr>
        <w:rPr>
          <w:ins w:id="149" w:author="Ankita Sahu" w:date="2026-10-16T22:34:00Z"/>
        </w:rPr>
      </w:pPr>
    </w:p>
    <w:p w14:paraId="40D59BAF" w14:textId="77777777" w:rsidR="0016395E" w:rsidRPr="0016395E" w:rsidRDefault="0016395E" w:rsidP="0016395E"/>
    <w:sectPr w:rsidR="0016395E" w:rsidRPr="00163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43B"/>
    <w:multiLevelType w:val="multilevel"/>
    <w:tmpl w:val="FE36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32D31"/>
    <w:multiLevelType w:val="multilevel"/>
    <w:tmpl w:val="C8AAC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22E92"/>
    <w:multiLevelType w:val="multilevel"/>
    <w:tmpl w:val="875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0D3E"/>
    <w:multiLevelType w:val="multilevel"/>
    <w:tmpl w:val="89D29D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15D1D"/>
    <w:multiLevelType w:val="multilevel"/>
    <w:tmpl w:val="F0D01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104CF"/>
    <w:multiLevelType w:val="multilevel"/>
    <w:tmpl w:val="7438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92BBC"/>
    <w:multiLevelType w:val="multilevel"/>
    <w:tmpl w:val="0F8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3282A"/>
    <w:multiLevelType w:val="multilevel"/>
    <w:tmpl w:val="3DB2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16017"/>
    <w:multiLevelType w:val="multilevel"/>
    <w:tmpl w:val="567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60716"/>
    <w:multiLevelType w:val="multilevel"/>
    <w:tmpl w:val="E9AC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77938"/>
    <w:multiLevelType w:val="multilevel"/>
    <w:tmpl w:val="4692D3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60F69"/>
    <w:multiLevelType w:val="multilevel"/>
    <w:tmpl w:val="DAC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21A46"/>
    <w:multiLevelType w:val="multilevel"/>
    <w:tmpl w:val="455A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FC1166"/>
    <w:multiLevelType w:val="multilevel"/>
    <w:tmpl w:val="404062D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01222"/>
    <w:multiLevelType w:val="multilevel"/>
    <w:tmpl w:val="B4861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FB3E46"/>
    <w:multiLevelType w:val="multilevel"/>
    <w:tmpl w:val="9DC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506F0"/>
    <w:multiLevelType w:val="multilevel"/>
    <w:tmpl w:val="8FB8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3120CA"/>
    <w:multiLevelType w:val="multilevel"/>
    <w:tmpl w:val="1980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42EA0"/>
    <w:multiLevelType w:val="multilevel"/>
    <w:tmpl w:val="E16223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C0738"/>
    <w:multiLevelType w:val="multilevel"/>
    <w:tmpl w:val="536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77858"/>
    <w:multiLevelType w:val="multilevel"/>
    <w:tmpl w:val="0F0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07162">
    <w:abstractNumId w:val="8"/>
  </w:num>
  <w:num w:numId="2" w16cid:durableId="599486498">
    <w:abstractNumId w:val="1"/>
  </w:num>
  <w:num w:numId="3" w16cid:durableId="1516994339">
    <w:abstractNumId w:val="7"/>
  </w:num>
  <w:num w:numId="4" w16cid:durableId="1033964911">
    <w:abstractNumId w:val="17"/>
  </w:num>
  <w:num w:numId="5" w16cid:durableId="864253302">
    <w:abstractNumId w:val="3"/>
  </w:num>
  <w:num w:numId="6" w16cid:durableId="76948503">
    <w:abstractNumId w:val="2"/>
  </w:num>
  <w:num w:numId="7" w16cid:durableId="645550324">
    <w:abstractNumId w:val="0"/>
  </w:num>
  <w:num w:numId="8" w16cid:durableId="2141611986">
    <w:abstractNumId w:val="10"/>
  </w:num>
  <w:num w:numId="9" w16cid:durableId="1404058960">
    <w:abstractNumId w:val="13"/>
  </w:num>
  <w:num w:numId="10" w16cid:durableId="1376394439">
    <w:abstractNumId w:val="18"/>
  </w:num>
  <w:num w:numId="11" w16cid:durableId="147749632">
    <w:abstractNumId w:val="14"/>
  </w:num>
  <w:num w:numId="12" w16cid:durableId="1263804294">
    <w:abstractNumId w:val="19"/>
  </w:num>
  <w:num w:numId="13" w16cid:durableId="1475753195">
    <w:abstractNumId w:val="4"/>
  </w:num>
  <w:num w:numId="14" w16cid:durableId="2138177688">
    <w:abstractNumId w:val="11"/>
  </w:num>
  <w:num w:numId="15" w16cid:durableId="534659324">
    <w:abstractNumId w:val="16"/>
  </w:num>
  <w:num w:numId="16" w16cid:durableId="2066175964">
    <w:abstractNumId w:val="12"/>
  </w:num>
  <w:num w:numId="17" w16cid:durableId="1822651236">
    <w:abstractNumId w:val="15"/>
  </w:num>
  <w:num w:numId="18" w16cid:durableId="1262880915">
    <w:abstractNumId w:val="9"/>
  </w:num>
  <w:num w:numId="19" w16cid:durableId="1974555996">
    <w:abstractNumId w:val="5"/>
  </w:num>
  <w:num w:numId="20" w16cid:durableId="1610700244">
    <w:abstractNumId w:val="20"/>
  </w:num>
  <w:num w:numId="21" w16cid:durableId="6488274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ita Sahu">
    <w15:presenceInfo w15:providerId="Windows Live" w15:userId="be0734367441c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06"/>
    <w:rsid w:val="00002FBC"/>
    <w:rsid w:val="000E071D"/>
    <w:rsid w:val="0016395E"/>
    <w:rsid w:val="004042D2"/>
    <w:rsid w:val="004B6CC0"/>
    <w:rsid w:val="00AC08EE"/>
    <w:rsid w:val="00BE78ED"/>
    <w:rsid w:val="00C22D78"/>
    <w:rsid w:val="00E91D84"/>
    <w:rsid w:val="00EC1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4EFA"/>
  <w15:chartTrackingRefBased/>
  <w15:docId w15:val="{1418C6C7-95CE-467A-A1CA-E02E1A3D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06"/>
    <w:rPr>
      <w:rFonts w:eastAsiaTheme="majorEastAsia" w:cstheme="majorBidi"/>
      <w:color w:val="272727" w:themeColor="text1" w:themeTint="D8"/>
    </w:rPr>
  </w:style>
  <w:style w:type="paragraph" w:styleId="Title">
    <w:name w:val="Title"/>
    <w:basedOn w:val="Normal"/>
    <w:next w:val="Normal"/>
    <w:link w:val="TitleChar"/>
    <w:uiPriority w:val="10"/>
    <w:qFormat/>
    <w:rsid w:val="00EC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06"/>
    <w:pPr>
      <w:spacing w:before="160"/>
      <w:jc w:val="center"/>
    </w:pPr>
    <w:rPr>
      <w:i/>
      <w:iCs/>
      <w:color w:val="404040" w:themeColor="text1" w:themeTint="BF"/>
    </w:rPr>
  </w:style>
  <w:style w:type="character" w:customStyle="1" w:styleId="QuoteChar">
    <w:name w:val="Quote Char"/>
    <w:basedOn w:val="DefaultParagraphFont"/>
    <w:link w:val="Quote"/>
    <w:uiPriority w:val="29"/>
    <w:rsid w:val="00EC1406"/>
    <w:rPr>
      <w:i/>
      <w:iCs/>
      <w:color w:val="404040" w:themeColor="text1" w:themeTint="BF"/>
    </w:rPr>
  </w:style>
  <w:style w:type="paragraph" w:styleId="ListParagraph">
    <w:name w:val="List Paragraph"/>
    <w:basedOn w:val="Normal"/>
    <w:uiPriority w:val="34"/>
    <w:qFormat/>
    <w:rsid w:val="00EC1406"/>
    <w:pPr>
      <w:ind w:left="720"/>
      <w:contextualSpacing/>
    </w:pPr>
  </w:style>
  <w:style w:type="character" w:styleId="IntenseEmphasis">
    <w:name w:val="Intense Emphasis"/>
    <w:basedOn w:val="DefaultParagraphFont"/>
    <w:uiPriority w:val="21"/>
    <w:qFormat/>
    <w:rsid w:val="00EC1406"/>
    <w:rPr>
      <w:i/>
      <w:iCs/>
      <w:color w:val="0F4761" w:themeColor="accent1" w:themeShade="BF"/>
    </w:rPr>
  </w:style>
  <w:style w:type="paragraph" w:styleId="IntenseQuote">
    <w:name w:val="Intense Quote"/>
    <w:basedOn w:val="Normal"/>
    <w:next w:val="Normal"/>
    <w:link w:val="IntenseQuoteChar"/>
    <w:uiPriority w:val="30"/>
    <w:qFormat/>
    <w:rsid w:val="00EC1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406"/>
    <w:rPr>
      <w:i/>
      <w:iCs/>
      <w:color w:val="0F4761" w:themeColor="accent1" w:themeShade="BF"/>
    </w:rPr>
  </w:style>
  <w:style w:type="character" w:styleId="IntenseReference">
    <w:name w:val="Intense Reference"/>
    <w:basedOn w:val="DefaultParagraphFont"/>
    <w:uiPriority w:val="32"/>
    <w:qFormat/>
    <w:rsid w:val="00EC1406"/>
    <w:rPr>
      <w:b/>
      <w:bCs/>
      <w:smallCaps/>
      <w:color w:val="0F4761" w:themeColor="accent1" w:themeShade="BF"/>
      <w:spacing w:val="5"/>
    </w:rPr>
  </w:style>
  <w:style w:type="character" w:styleId="Hyperlink">
    <w:name w:val="Hyperlink"/>
    <w:basedOn w:val="DefaultParagraphFont"/>
    <w:uiPriority w:val="99"/>
    <w:unhideWhenUsed/>
    <w:rsid w:val="00EC1406"/>
    <w:rPr>
      <w:color w:val="467886" w:themeColor="hyperlink"/>
      <w:u w:val="single"/>
    </w:rPr>
  </w:style>
  <w:style w:type="character" w:styleId="UnresolvedMention">
    <w:name w:val="Unresolved Mention"/>
    <w:basedOn w:val="DefaultParagraphFont"/>
    <w:uiPriority w:val="99"/>
    <w:semiHidden/>
    <w:unhideWhenUsed/>
    <w:rsid w:val="00EC1406"/>
    <w:rPr>
      <w:color w:val="605E5C"/>
      <w:shd w:val="clear" w:color="auto" w:fill="E1DFDD"/>
    </w:rPr>
  </w:style>
  <w:style w:type="paragraph" w:styleId="Revision">
    <w:name w:val="Revision"/>
    <w:hidden/>
    <w:uiPriority w:val="99"/>
    <w:semiHidden/>
    <w:rsid w:val="00EC1406"/>
    <w:pPr>
      <w:spacing w:after="0" w:line="240" w:lineRule="auto"/>
    </w:pPr>
  </w:style>
  <w:style w:type="paragraph" w:styleId="NormalWeb">
    <w:name w:val="Normal (Web)"/>
    <w:basedOn w:val="Normal"/>
    <w:uiPriority w:val="99"/>
    <w:semiHidden/>
    <w:unhideWhenUsed/>
    <w:rsid w:val="001639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Sahu</dc:creator>
  <cp:keywords/>
  <dc:description/>
  <cp:lastModifiedBy>Ankita Sahu</cp:lastModifiedBy>
  <cp:revision>2</cp:revision>
  <dcterms:created xsi:type="dcterms:W3CDTF">2026-10-16T17:10:00Z</dcterms:created>
  <dcterms:modified xsi:type="dcterms:W3CDTF">2026-10-16T17:10:00Z</dcterms:modified>
</cp:coreProperties>
</file>